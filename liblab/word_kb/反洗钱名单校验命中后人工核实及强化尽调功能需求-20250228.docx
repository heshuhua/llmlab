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1EF54">
      <w:pPr>
        <w:pStyle w:val="2"/>
        <w:bidi w:val="0"/>
        <w:spacing w:line="240" w:lineRule="auto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反洗钱名单校验命中后人工核实及强化尽调功能</w:t>
      </w:r>
    </w:p>
    <w:p w14:paraId="77EDBCED">
      <w:pPr>
        <w:pStyle w:val="3"/>
        <w:bidi w:val="0"/>
      </w:pPr>
      <w:r>
        <w:rPr>
          <w:rFonts w:hint="eastAsia"/>
        </w:rPr>
        <w:t>功能描述（必填）</w:t>
      </w:r>
    </w:p>
    <w:p w14:paraId="260188A2">
      <w:pPr>
        <w:keepNext w:val="0"/>
        <w:keepLines w:val="0"/>
        <w:pageBreakBefore w:val="0"/>
        <w:widowControl w:val="0"/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outlineLvl w:val="9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/>
          <w:sz w:val="24"/>
          <w:lang w:val="en-US" w:eastAsia="zh-CN"/>
        </w:rPr>
        <w:t>反洗钱名单校验命中后人工核实功能优化。</w:t>
      </w:r>
    </w:p>
    <w:p w14:paraId="6ACDE3EA">
      <w:pPr>
        <w:pStyle w:val="3"/>
        <w:bidi w:val="0"/>
        <w:rPr>
          <w:rFonts w:hint="eastAsia"/>
        </w:rPr>
      </w:pPr>
      <w:r>
        <w:rPr>
          <w:rFonts w:hint="eastAsia"/>
        </w:rPr>
        <w:t>前提条件（必填）</w:t>
      </w:r>
    </w:p>
    <w:p w14:paraId="3FBB903A">
      <w:p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 w:ascii="Calibri" w:hAnsi="Calibri"/>
          <w:sz w:val="24"/>
          <w:lang w:val="en-US" w:eastAsia="zh-CN"/>
        </w:rPr>
        <w:t>反洗钱名单校验命中后人工核实增加主管审核功能。</w:t>
      </w:r>
    </w:p>
    <w:p w14:paraId="7E0477C4">
      <w:pPr>
        <w:pStyle w:val="3"/>
        <w:bidi w:val="0"/>
      </w:pPr>
      <w:r>
        <w:rPr>
          <w:rFonts w:hint="eastAsia"/>
        </w:rPr>
        <w:t>业务规则（必填）</w:t>
      </w:r>
    </w:p>
    <w:p w14:paraId="6AC91CC2">
      <w:pPr>
        <w:keepNext w:val="0"/>
        <w:keepLines w:val="0"/>
        <w:pageBreakBefore w:val="0"/>
        <w:widowControl w:val="0"/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both"/>
        <w:outlineLvl w:val="9"/>
        <w:rPr>
          <w:rFonts w:hint="eastAsia" w:ascii="宋体" w:hAnsi="宋体" w:cs="Times New Roman"/>
          <w:kern w:val="2"/>
          <w:sz w:val="24"/>
          <w:szCs w:val="24"/>
          <w:highlight w:val="cyan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客户在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统一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柜面办理账户开立、变更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、转账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以及相关结算业务时，系统会自动将客户信息上送至反欺诈系统进行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反洗钱名单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校验，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命中后点击核实按钮，系统自动跳转至人工核实界面。柜员判断客户为反洗钱名单主体时，需选择相应的后续处理措施，并给客户经理在crm系统推送强化尽调待办任务。</w:t>
      </w:r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柜员在完成人工核实信息填报后，人工核验信息需由营业主管授权，通过后相关信息存入</w:t>
      </w:r>
      <w:r>
        <w:rPr>
          <w:rFonts w:hint="eastAsia" w:ascii="宋体" w:hAnsi="宋体" w:cs="Times New Roman"/>
          <w:strike w:val="0"/>
          <w:kern w:val="2"/>
          <w:sz w:val="24"/>
          <w:szCs w:val="24"/>
          <w:highlight w:val="yellow"/>
          <w:lang w:val="en-US" w:eastAsia="zh-CN" w:bidi="ar-SA"/>
        </w:rPr>
        <w:t>crm</w:t>
      </w:r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系统。</w:t>
      </w:r>
    </w:p>
    <w:p w14:paraId="28B257DB">
      <w:pPr>
        <w:pStyle w:val="3"/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业务流程</w:t>
      </w:r>
      <w:r>
        <w:rPr>
          <w:rFonts w:hint="eastAsia"/>
          <w:highlight w:val="none"/>
        </w:rPr>
        <w:t>（必填）</w:t>
      </w:r>
    </w:p>
    <w:p w14:paraId="2DE56EA0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outlineLvl w:val="9"/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（与生产现状保持一致）</w:t>
      </w:r>
      <w:r>
        <w:rPr>
          <w:rFonts w:hint="eastAsia" w:ascii="宋体" w:hAnsi="宋体" w:eastAsia="宋体" w:cs="Times New Roman"/>
          <w:kern w:val="2"/>
          <w:sz w:val="24"/>
          <w:szCs w:val="24"/>
          <w:highlight w:val="none"/>
          <w:lang w:val="en-US" w:eastAsia="zh-CN" w:bidi="ar-SA"/>
        </w:rPr>
        <w:t>客户在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统一</w:t>
      </w:r>
      <w:r>
        <w:rPr>
          <w:rFonts w:hint="eastAsia" w:ascii="宋体" w:hAnsi="宋体" w:eastAsia="宋体" w:cs="Times New Roman"/>
          <w:kern w:val="2"/>
          <w:sz w:val="24"/>
          <w:szCs w:val="24"/>
          <w:highlight w:val="none"/>
          <w:lang w:val="en-US" w:eastAsia="zh-CN" w:bidi="ar-SA"/>
        </w:rPr>
        <w:t>柜面办理账户开立、变更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、转账</w:t>
      </w:r>
      <w:r>
        <w:rPr>
          <w:rFonts w:hint="eastAsia" w:ascii="宋体" w:hAnsi="宋体" w:eastAsia="宋体" w:cs="Times New Roman"/>
          <w:kern w:val="2"/>
          <w:sz w:val="24"/>
          <w:szCs w:val="24"/>
          <w:highlight w:val="none"/>
          <w:lang w:val="en-US" w:eastAsia="zh-CN" w:bidi="ar-SA"/>
        </w:rPr>
        <w:t>以及相关结算业务时，系统会自动将客户信息上送至反欺诈系统进行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反洗钱名单</w:t>
      </w:r>
      <w:r>
        <w:rPr>
          <w:rFonts w:hint="eastAsia" w:ascii="宋体" w:hAnsi="宋体" w:eastAsia="宋体" w:cs="Times New Roman"/>
          <w:kern w:val="2"/>
          <w:sz w:val="24"/>
          <w:szCs w:val="24"/>
          <w:highlight w:val="none"/>
          <w:lang w:val="en-US" w:eastAsia="zh-CN" w:bidi="ar-SA"/>
        </w:rPr>
        <w:t>校验，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命中（精准和模糊匹配）后</w:t>
      </w:r>
      <w:r>
        <w:rPr>
          <w:rFonts w:hint="eastAsia" w:ascii="宋体" w:hAnsi="宋体" w:eastAsia="宋体" w:cs="Times New Roman"/>
          <w:kern w:val="2"/>
          <w:sz w:val="24"/>
          <w:szCs w:val="24"/>
          <w:highlight w:val="none"/>
          <w:lang w:val="en-US" w:eastAsia="zh-CN" w:bidi="ar-SA"/>
        </w:rPr>
        <w:t>统一柜面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会</w:t>
      </w:r>
      <w:r>
        <w:rPr>
          <w:rFonts w:hint="eastAsia" w:ascii="宋体" w:hAnsi="宋体" w:eastAsia="宋体" w:cs="Times New Roman"/>
          <w:kern w:val="2"/>
          <w:sz w:val="24"/>
          <w:szCs w:val="24"/>
          <w:highlight w:val="none"/>
          <w:lang w:val="en-US" w:eastAsia="zh-CN" w:bidi="ar-SA"/>
        </w:rPr>
        <w:t>自动弹出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相关命中信息。弹窗中增加“跳转至人工核实”和“已完成强化尽调”按钮，原弹窗关闭按钮“X”删除。点击“跳转至人工核实”后系统自动跳转至人工核实界面，如</w:t>
      </w:r>
      <w:r>
        <w:rPr>
          <w:rFonts w:hint="eastAsia" w:ascii="宋体" w:hAnsi="宋体" w:cs="Times New Roman"/>
          <w:strike/>
          <w:kern w:val="2"/>
          <w:sz w:val="24"/>
          <w:szCs w:val="24"/>
          <w:highlight w:val="none"/>
          <w:lang w:val="en-US" w:eastAsia="zh-CN" w:bidi="ar-SA"/>
        </w:rPr>
        <w:t>名单核验结果</w:t>
      </w:r>
      <w:r>
        <w:rPr>
          <w:rFonts w:hint="eastAsia" w:ascii="宋体" w:hAnsi="宋体" w:cs="Times New Roman"/>
          <w:strike w:val="0"/>
          <w:kern w:val="2"/>
          <w:sz w:val="24"/>
          <w:szCs w:val="24"/>
          <w:highlight w:val="none"/>
          <w:lang w:val="en-US" w:eastAsia="zh-CN" w:bidi="ar-SA"/>
        </w:rPr>
        <w:t>弹窗提示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为精准匹配且需拒绝交易的则关闭原交易界面（与生产规则保持一致），其他情况则不关闭原交易界面；点击“已完成强化尽调”按钮后，跳转至尽调情况核实确认界面，柜员输入核实任务编号，统一柜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面向</w:t>
      </w:r>
      <w:r>
        <w:rPr>
          <w:rFonts w:hint="eastAsia" w:ascii="宋体" w:hAnsi="宋体" w:cs="Times New Roman"/>
          <w:strike/>
          <w:kern w:val="2"/>
          <w:sz w:val="24"/>
          <w:szCs w:val="24"/>
          <w:lang w:val="en-US" w:eastAsia="zh-CN" w:bidi="ar-SA"/>
        </w:rPr>
        <w:t>反欺诈</w:t>
      </w:r>
      <w:r>
        <w:rPr>
          <w:rFonts w:hint="eastAsia" w:ascii="宋体" w:hAnsi="宋体" w:cs="Times New Roman"/>
          <w:strike w:val="0"/>
          <w:kern w:val="2"/>
          <w:sz w:val="24"/>
          <w:szCs w:val="24"/>
          <w:lang w:val="en-US" w:eastAsia="zh-CN" w:bidi="ar-SA"/>
        </w:rPr>
        <w:t>crm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系统进行查询，查询结果显示该核实任务编号的任务状态为“已完成”，尽调结论为“正常”，则可关闭弹窗，返回原交易界面支持继续办理业务，如为其他状态，则进行相应提示，具体提示语为：</w:t>
      </w:r>
      <w:r>
        <w:rPr>
          <w:rFonts w:hint="eastAsia" w:ascii="宋体" w:hAnsi="宋体" w:cs="Times New Roman"/>
          <w:strike/>
          <w:kern w:val="2"/>
          <w:sz w:val="24"/>
          <w:szCs w:val="24"/>
          <w:lang w:val="en-US" w:eastAsia="zh-CN" w:bidi="ar-SA"/>
        </w:rPr>
        <w:t>“该笔强化尽职调查的任务状态为“XX”，尽调结论为“XX”，请联系客户经理或查询核实任务情况。</w:t>
      </w:r>
      <w:r>
        <w:rPr>
          <w:rFonts w:hint="eastAsia" w:ascii="宋体" w:hAnsi="宋体" w:cs="Times New Roman"/>
          <w:strike w:val="0"/>
          <w:kern w:val="2"/>
          <w:sz w:val="24"/>
          <w:szCs w:val="24"/>
          <w:lang w:val="en-US" w:eastAsia="zh-CN" w:bidi="ar-SA"/>
        </w:rPr>
        <w:t>提示语内容已更新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”不可返回原交易界面。</w:t>
      </w:r>
    </w:p>
    <w:p w14:paraId="08B77403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outlineLvl w:val="9"/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（与生产现状保持一致）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人工核实界面包括以下内容：</w:t>
      </w:r>
    </w:p>
    <w:p w14:paraId="794DDDB5">
      <w:pPr>
        <w:keepNext w:val="0"/>
        <w:keepLines w:val="0"/>
        <w:pageBreakBefore w:val="0"/>
        <w:widowControl w:val="0"/>
        <w:numPr>
          <w:ilvl w:val="-1"/>
          <w:numId w:val="0"/>
        </w:numPr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left="0" w:leftChars="0" w:right="0" w:firstLine="0" w:firstLineChars="0"/>
        <w:jc w:val="both"/>
        <w:outlineLvl w:val="9"/>
        <w:rPr>
          <w:rFonts w:hint="default" w:ascii="宋体" w:hAnsi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核实任务编号由crm生成，该栏显示“待核实任务完成后系统自动生成任务编号”</w:t>
      </w:r>
    </w:p>
    <w:p w14:paraId="09DC7DF9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right="0" w:rightChars="0" w:firstLine="0" w:firstLineChars="0"/>
        <w:jc w:val="both"/>
        <w:outlineLvl w:val="9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1135" cy="4604385"/>
            <wp:effectExtent l="0" t="0" r="1206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CF76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both"/>
        <w:outlineLvl w:val="9"/>
        <w:rPr>
          <w:rFonts w:hint="default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在目前生产现状中，人工核实界面点击“提交”按钮后，会进行CRM数据推送、提示语展示、关闭/返回原交易界面，上述三个并行内容前增加主管审核：</w:t>
      </w:r>
    </w:p>
    <w:p w14:paraId="3155C806">
      <w:pPr>
        <w:keepNext w:val="0"/>
        <w:keepLines w:val="0"/>
        <w:pageBreakBefore w:val="0"/>
        <w:widowControl w:val="0"/>
        <w:numPr>
          <w:ilvl w:val="-1"/>
          <w:numId w:val="0"/>
        </w:numPr>
        <w:suppressLineNumbers w:val="0"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both"/>
        <w:outlineLvl w:val="9"/>
        <w:rPr>
          <w:rFonts w:hint="default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1）柜员完成人工核实后点击人工核验界面“提交”按钮，弹窗提示柜员进行二次确认，提示语为：“请结合反洗钱名单登记信息、行内系统登记信息、客户真实情况及相关信息再次确认命中对象是否为反洗钱名单主体，并严格按照名单命中后处理方式进行信息报送、审批或账户限制。请充分</w:t>
      </w:r>
      <w:r>
        <w:rPr>
          <w:rFonts w:hint="eastAsia" w:ascii="宋体" w:hAnsi="宋体"/>
          <w:sz w:val="24"/>
          <w:highlight w:val="yellow"/>
          <w:lang w:val="en-US" w:eastAsia="zh-CN"/>
        </w:rPr>
        <w:t>识别洗钱高风险客户，有效降低洗钱和恐怖融资风险。”下方按钮：二次确认并提交，返回修改人工核实信息。</w:t>
      </w:r>
    </w:p>
    <w:p w14:paraId="4AA62F47">
      <w:pPr>
        <w:keepNext w:val="0"/>
        <w:keepLines w:val="0"/>
        <w:pageBreakBefore w:val="0"/>
        <w:widowControl w:val="0"/>
        <w:numPr>
          <w:ilvl w:val="-1"/>
          <w:numId w:val="0"/>
        </w:numPr>
        <w:suppressLineNumbers w:val="0"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both"/>
        <w:outlineLvl w:val="9"/>
        <w:rPr>
          <w:ins w:id="0" w:author="业务前端平台-孙帼蔚" w:date="2025-03-03T11:21:20Z"/>
          <w:rFonts w:hint="eastAsia" w:ascii="宋体" w:hAnsi="宋体" w:cs="Times New Roman"/>
          <w:kern w:val="2"/>
          <w:sz w:val="24"/>
          <w:szCs w:val="24"/>
          <w:highlight w:val="green"/>
          <w:lang w:val="en-US" w:eastAsia="zh-CN" w:bidi="ar-SA"/>
          <w:rPrChange w:id="1" w:author="业务前端平台-孙帼蔚" w:date="2025-03-03T11:22:07Z">
            <w:rPr>
              <w:ins w:id="2" w:author="业务前端平台-孙帼蔚" w:date="2025-03-03T11:21:20Z"/>
              <w:rFonts w:hint="eastAsia" w:ascii="宋体" w:hAnsi="宋体" w:cs="Times New Roman"/>
              <w:kern w:val="2"/>
              <w:sz w:val="24"/>
              <w:szCs w:val="24"/>
              <w:highlight w:val="red"/>
              <w:lang w:val="en-US" w:eastAsia="zh-CN" w:bidi="ar-SA"/>
            </w:rPr>
          </w:rPrChange>
        </w:rPr>
      </w:pPr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柜员二次确认提交后增加主管授权，授权条件信息提示语</w:t>
      </w:r>
      <w:ins w:id="3" w:author="D &amp; E" w:date="2025-02-28T10:15:19Z">
        <w:r>
          <w:rPr>
            <w:rFonts w:hint="eastAsia" w:ascii="宋体" w:hAnsi="宋体" w:cs="Times New Roman"/>
            <w:kern w:val="2"/>
            <w:sz w:val="24"/>
            <w:szCs w:val="24"/>
            <w:highlight w:val="yellow"/>
            <w:lang w:val="en-US" w:eastAsia="zh-CN" w:bidi="ar-SA"/>
          </w:rPr>
          <w:t>为</w:t>
        </w:r>
      </w:ins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：“请结合反洗钱名单登记信息、行内系统登记信息、客户真实情况及相关信息，进一步核实人工核实结论是否正确、是否按照提示采取相应处理</w:t>
      </w:r>
      <w:ins w:id="4" w:author="D &amp; E" w:date="2025-02-28T10:15:32Z">
        <w:r>
          <w:rPr>
            <w:rFonts w:hint="eastAsia" w:ascii="宋体" w:hAnsi="宋体" w:cs="Times New Roman"/>
            <w:kern w:val="2"/>
            <w:sz w:val="24"/>
            <w:szCs w:val="24"/>
            <w:highlight w:val="yellow"/>
            <w:lang w:val="en-US" w:eastAsia="zh-CN" w:bidi="ar-SA"/>
          </w:rPr>
          <w:t>措施</w:t>
        </w:r>
      </w:ins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。”</w:t>
      </w:r>
      <w:ins w:id="5" w:author="业务前端平台-孙帼蔚" w:date="2025-03-03T11:20:16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6" w:author="业务前端平台-孙帼蔚" w:date="2025-03-03T11:22:14Z">
              <w:rPr>
                <w:rFonts w:hint="eastAsia" w:ascii="宋体" w:hAnsi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rPrChange>
          </w:rPr>
          <w:t>第二行写上</w:t>
        </w:r>
      </w:ins>
      <w:ins w:id="8" w:author="业务前端平台-孙帼蔚" w:date="2025-03-03T11:20:31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9" w:author="业务前端平台-孙帼蔚" w:date="2025-03-03T11:22:14Z">
              <w:rPr>
                <w:rFonts w:hint="eastAsia" w:ascii="宋体" w:hAnsi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rPrChange>
          </w:rPr>
          <w:t>“</w:t>
        </w:r>
      </w:ins>
      <w:ins w:id="11" w:author="业务前端平台-孙帼蔚" w:date="2025-03-03T11:20:16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12" w:author="业务前端平台-孙帼蔚" w:date="2025-03-03T11:22:14Z">
              <w:rPr>
                <w:rFonts w:hint="eastAsia" w:ascii="宋体" w:hAnsi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rPrChange>
          </w:rPr>
          <w:t>请点击“人工核实信息查阅”按钮查看相关信息</w:t>
        </w:r>
      </w:ins>
      <w:ins w:id="14" w:author="业务前端平台-孙帼蔚" w:date="2025-03-03T11:20:33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15" w:author="业务前端平台-孙帼蔚" w:date="2025-03-03T11:22:14Z">
              <w:rPr>
                <w:rFonts w:hint="eastAsia" w:ascii="宋体" w:hAnsi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rPrChange>
          </w:rPr>
          <w:t>”</w:t>
        </w:r>
      </w:ins>
      <w:ins w:id="17" w:author="业务前端平台-孙帼蔚" w:date="2025-03-03T11:20:35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18" w:author="业务前端平台-孙帼蔚" w:date="2025-03-03T11:22:14Z">
              <w:rPr>
                <w:rFonts w:hint="eastAsia" w:ascii="宋体" w:hAnsi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rPrChange>
          </w:rPr>
          <w:t>。</w:t>
        </w:r>
      </w:ins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旁边增加“人工核实信息查阅”按钮，需将人工核实相关信息（包括：1.柜面核实登记信息</w:t>
      </w:r>
      <w:bookmarkStart w:id="0" w:name="_GoBack"/>
      <w:bookmarkEnd w:id="0"/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2.待核实信息3.“是否为名单主体”存在选择“是”的时候会有向监管部门及上级机构报备及账户限制情况）展示给营业主管。</w:t>
      </w:r>
      <w:ins w:id="20" w:author="业务前端平台-孙帼蔚" w:date="2025-03-03T11:12:26Z">
        <w:r>
          <w:rPr>
            <w:rFonts w:hint="eastAsia" w:ascii="宋体" w:hAnsi="宋体" w:cs="Times New Roman"/>
            <w:kern w:val="2"/>
            <w:sz w:val="24"/>
            <w:szCs w:val="24"/>
            <w:highlight w:val="yellow"/>
            <w:lang w:val="en-US" w:eastAsia="zh-CN" w:bidi="ar-SA"/>
          </w:rPr>
          <w:t xml:space="preserve">  </w:t>
        </w:r>
      </w:ins>
      <w:ins w:id="21" w:author="业务前端平台-孙帼蔚" w:date="2025-03-03T11:12:32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22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rPrChange>
          </w:rPr>
          <w:t>审核通过或</w:t>
        </w:r>
      </w:ins>
      <w:ins w:id="24" w:author="业务前端平台-孙帼蔚" w:date="2025-03-03T11:12:33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25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rPrChange>
          </w:rPr>
          <w:t>不通过</w:t>
        </w:r>
      </w:ins>
      <w:ins w:id="27" w:author="业务前端平台-孙帼蔚" w:date="2025-03-03T11:12:36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28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rPrChange>
          </w:rPr>
          <w:t>是</w:t>
        </w:r>
      </w:ins>
      <w:ins w:id="30" w:author="业务前端平台-孙帼蔚" w:date="2025-03-03T11:17:32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31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以</w:t>
        </w:r>
      </w:ins>
      <w:ins w:id="33" w:author="业务前端平台-孙帼蔚" w:date="2025-03-03T11:13:10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34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主管</w:t>
        </w:r>
      </w:ins>
      <w:ins w:id="36" w:author="业务前端平台-孙帼蔚" w:date="2025-03-03T11:13:04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37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关闭授权弹窗</w:t>
        </w:r>
      </w:ins>
      <w:ins w:id="39" w:author="业务前端平台-孙帼蔚" w:date="2025-03-03T11:13:12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40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的</w:t>
        </w:r>
      </w:ins>
      <w:ins w:id="42" w:author="业务前端平台-孙帼蔚" w:date="2025-03-03T11:13:15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43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形式</w:t>
        </w:r>
      </w:ins>
      <w:ins w:id="45" w:author="业务前端平台-孙帼蔚" w:date="2025-03-03T11:13:16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46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来</w:t>
        </w:r>
      </w:ins>
      <w:ins w:id="48" w:author="业务前端平台-孙帼蔚" w:date="2025-03-03T11:13:17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49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表达</w:t>
        </w:r>
      </w:ins>
    </w:p>
    <w:p w14:paraId="558A3E08">
      <w:pPr>
        <w:keepNext w:val="0"/>
        <w:keepLines w:val="0"/>
        <w:pageBreakBefore w:val="0"/>
        <w:widowControl w:val="0"/>
        <w:numPr>
          <w:ilvl w:val="-1"/>
          <w:numId w:val="0"/>
        </w:numPr>
        <w:suppressLineNumbers w:val="0"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both"/>
        <w:outlineLvl w:val="9"/>
        <w:rPr>
          <w:rFonts w:hint="default" w:ascii="宋体" w:hAnsi="宋体" w:cs="Times New Roman"/>
          <w:kern w:val="2"/>
          <w:sz w:val="24"/>
          <w:szCs w:val="24"/>
          <w:highlight w:val="green"/>
          <w:lang w:val="en-US" w:eastAsia="zh-CN" w:bidi="ar-SA"/>
          <w:rPrChange w:id="51" w:author="业务前端平台-孙帼蔚" w:date="2025-03-03T11:22:07Z">
            <w:rPr>
              <w:rFonts w:hint="default" w:ascii="宋体" w:hAnsi="宋体" w:cs="Times New Roman"/>
              <w:kern w:val="2"/>
              <w:sz w:val="24"/>
              <w:szCs w:val="24"/>
              <w:highlight w:val="red"/>
              <w:lang w:val="en-US" w:eastAsia="zh-CN" w:bidi="ar-SA"/>
            </w:rPr>
          </w:rPrChange>
        </w:rPr>
      </w:pPr>
      <w:ins w:id="52" w:author="业务前端平台-孙帼蔚" w:date="2025-03-03T11:21:23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53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查看后</w:t>
        </w:r>
      </w:ins>
      <w:ins w:id="55" w:author="业务前端平台-孙帼蔚" w:date="2025-03-03T11:21:26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56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授权</w:t>
        </w:r>
      </w:ins>
      <w:ins w:id="58" w:author="业务前端平台-孙帼蔚" w:date="2025-03-03T11:21:28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59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弹窗</w:t>
        </w:r>
      </w:ins>
      <w:ins w:id="61" w:author="业务前端平台-孙帼蔚" w:date="2025-03-03T11:21:29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62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按钮</w:t>
        </w:r>
      </w:ins>
      <w:ins w:id="64" w:author="业务前端平台-孙帼蔚" w:date="2025-03-03T11:21:30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65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的</w:t>
        </w:r>
      </w:ins>
      <w:ins w:id="67" w:author="业务前端平台-孙帼蔚" w:date="2025-03-03T11:21:31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68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【</w:t>
        </w:r>
      </w:ins>
      <w:ins w:id="70" w:author="业务前端平台-孙帼蔚" w:date="2025-03-03T11:21:35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71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提交</w:t>
        </w:r>
      </w:ins>
      <w:ins w:id="73" w:author="业务前端平台-孙帼蔚" w:date="2025-03-03T11:21:31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74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】</w:t>
        </w:r>
      </w:ins>
      <w:ins w:id="76" w:author="业务前端平台-孙帼蔚" w:date="2025-03-03T11:21:37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77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才可</w:t>
        </w:r>
      </w:ins>
      <w:ins w:id="79" w:author="业务前端平台-孙帼蔚" w:date="2025-03-03T11:21:40Z">
        <w:r>
          <w:rPr>
            <w:rFonts w:hint="eastAsia" w:ascii="宋体" w:hAnsi="宋体" w:cs="Times New Roman"/>
            <w:kern w:val="2"/>
            <w:sz w:val="24"/>
            <w:szCs w:val="24"/>
            <w:highlight w:val="green"/>
            <w:lang w:val="en-US" w:eastAsia="zh-CN" w:bidi="ar-SA"/>
            <w:rPrChange w:id="80" w:author="业务前端平台-孙帼蔚" w:date="2025-03-03T11:22:07Z">
              <w:rPr>
                <w:rFonts w:hint="eastAsia" w:ascii="宋体" w:hAnsi="宋体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</w:rPrChange>
          </w:rPr>
          <w:t>点击</w:t>
        </w:r>
      </w:ins>
    </w:p>
    <w:p w14:paraId="0A329042">
      <w:pPr>
        <w:keepNext w:val="0"/>
        <w:keepLines w:val="0"/>
        <w:pageBreakBefore w:val="0"/>
        <w:widowControl w:val="0"/>
        <w:numPr>
          <w:ilvl w:val="-1"/>
          <w:numId w:val="0"/>
        </w:numPr>
        <w:suppressLineNumbers w:val="0"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both"/>
        <w:outlineLvl w:val="9"/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营业主管授权通过后柜面将人工核实信息发CRM存储（所有交易均需要柜面送客编给CRM），并在当前界面展示相应提示语（当“是否为名单主体”全部选择“否”时，目前提示语为“该任务编号为SDxxxx”，优化为“该任务编号为SDxxxx，可记录该编号用于后续命中信息查询”；其余场景提示语与目前生产保持一致），关闭（待核实模块存在结果为是的）或返回（全部待核实模块结果均为否）原交易界面（与生产保持一致）。</w:t>
      </w:r>
    </w:p>
    <w:p w14:paraId="72094D9E">
      <w:pPr>
        <w:keepNext w:val="0"/>
        <w:keepLines w:val="0"/>
        <w:pageBreakBefore w:val="0"/>
        <w:widowControl w:val="0"/>
        <w:numPr>
          <w:ilvl w:val="-1"/>
          <w:numId w:val="0"/>
        </w:numPr>
        <w:suppressLineNumbers w:val="0"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80" w:firstLineChars="200"/>
        <w:jc w:val="both"/>
        <w:outlineLvl w:val="9"/>
        <w:rPr>
          <w:rFonts w:hint="default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审核不通过，则返回人工核实界面（此时人工核实信息无需推送crm）由柜员修改核实信息后二次确认并再次提交主管授权。</w:t>
      </w:r>
    </w:p>
    <w:p w14:paraId="0B93ABFE">
      <w:pPr>
        <w:keepNext w:val="0"/>
        <w:keepLines w:val="0"/>
        <w:pageBreakBefore w:val="0"/>
        <w:widowControl w:val="0"/>
        <w:numPr>
          <w:ilvl w:val="-1"/>
          <w:numId w:val="0"/>
        </w:numPr>
        <w:suppressLineNumbers w:val="0"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 w:firstLine="0" w:firstLineChars="0"/>
        <w:jc w:val="both"/>
        <w:outlineLvl w:val="9"/>
        <w:rPr>
          <w:rFonts w:hint="default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</w:pPr>
    </w:p>
    <w:p w14:paraId="02B303E2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outlineLvl w:val="9"/>
        <w:rPr>
          <w:rFonts w:hint="default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highlight w:val="yellow"/>
          <w:lang w:val="en-US" w:eastAsia="zh-CN" w:bidi="ar-SA"/>
        </w:rPr>
        <w:t>营业主管审核通过后，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“待核实信息”模块中，（与生产现状保持一致）</w:t>
      </w:r>
    </w:p>
    <w:p w14:paraId="59838F5B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outlineLvl w:val="9"/>
        <w:rPr>
          <w:rFonts w:hint="default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若“是否为名单主体”存在选择“是”的，柜面需把人工核实界面全部信息及任务状态（待尽调）推送至</w:t>
      </w:r>
      <w:r>
        <w:rPr>
          <w:rFonts w:hint="eastAsia" w:ascii="宋体" w:hAnsi="宋体" w:cs="Times New Roman"/>
          <w:strike/>
          <w:kern w:val="2"/>
          <w:sz w:val="24"/>
          <w:szCs w:val="24"/>
          <w:lang w:val="en-US" w:eastAsia="zh-CN" w:bidi="ar-SA"/>
        </w:rPr>
        <w:t>反欺诈</w:t>
      </w:r>
      <w:r>
        <w:rPr>
          <w:rFonts w:hint="eastAsia" w:ascii="宋体" w:hAnsi="宋体" w:cs="Times New Roman"/>
          <w:strike w:val="0"/>
          <w:kern w:val="2"/>
          <w:sz w:val="24"/>
          <w:szCs w:val="24"/>
          <w:lang w:val="en-US" w:eastAsia="zh-CN" w:bidi="ar-SA"/>
        </w:rPr>
        <w:t>crm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系统保存，同时将柜员核实登记信息推送至crm系统，给管户客户经理在crm系统推送强化尽调待办任务</w:t>
      </w:r>
    </w:p>
    <w:p w14:paraId="1524F3A7">
      <w:pPr>
        <w:keepNext w:val="0"/>
        <w:keepLines w:val="0"/>
        <w:pageBreakBefore w:val="0"/>
        <w:widowControl w:val="0"/>
        <w:numPr>
          <w:ilvl w:val="-1"/>
          <w:numId w:val="0"/>
        </w:numPr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right="0" w:rightChars="0" w:firstLine="0" w:firstLineChars="0"/>
        <w:jc w:val="both"/>
        <w:outlineLvl w:val="9"/>
        <w:rPr>
          <w:rFonts w:hint="eastAsia" w:ascii="宋体" w:hAnsi="宋体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Times New Roman"/>
          <w:strike/>
          <w:kern w:val="2"/>
          <w:sz w:val="24"/>
          <w:szCs w:val="24"/>
          <w:highlight w:val="none"/>
          <w:lang w:val="en-US" w:eastAsia="zh-CN" w:bidi="ar-SA"/>
        </w:rPr>
        <w:t>（没有管户客户经理的，将待办任务给到开户机构的主管角色，如果开户机构没有主管角色则向上级分配，直到二级分行）。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允许客户经理任务退回，主管进行任务回收后重新分配任务。</w:t>
      </w:r>
    </w:p>
    <w:p w14:paraId="3FFD9EB0">
      <w:pPr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outlineLvl w:val="9"/>
        <w:rPr>
          <w:rFonts w:hint="default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若“是否为名单主体”全部选择“否”，则返回至最初交易界面，原交易中命中信息弹窗取消，同时柜面需把人工核实界面全部信息推送至</w:t>
      </w:r>
      <w:r>
        <w:rPr>
          <w:rFonts w:hint="eastAsia" w:ascii="宋体" w:hAnsi="宋体" w:cs="Times New Roman"/>
          <w:strike/>
          <w:kern w:val="2"/>
          <w:sz w:val="24"/>
          <w:szCs w:val="24"/>
          <w:lang w:val="en-US" w:eastAsia="zh-CN" w:bidi="ar-SA"/>
        </w:rPr>
        <w:t>反欺诈</w:t>
      </w:r>
      <w:r>
        <w:rPr>
          <w:rFonts w:hint="eastAsia" w:ascii="宋体" w:hAnsi="宋体" w:cs="Times New Roman"/>
          <w:strike w:val="0"/>
          <w:kern w:val="2"/>
          <w:sz w:val="24"/>
          <w:szCs w:val="24"/>
          <w:lang w:val="en-US" w:eastAsia="zh-CN" w:bidi="ar-SA"/>
        </w:rPr>
        <w:t>crm</w:t>
      </w: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系统保存（所有交易均需要柜面送客编给crm）。</w:t>
      </w:r>
    </w:p>
    <w:p w14:paraId="3CF23440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suppressAutoHyphens w:val="0"/>
        <w:kinsoku/>
        <w:wordWrap/>
        <w:overflowPunct/>
        <w:topLinePunct w:val="0"/>
        <w:autoSpaceDE/>
        <w:autoSpaceDN w:val="0"/>
        <w:bidi w:val="0"/>
        <w:adjustRightInd/>
        <w:snapToGrid/>
        <w:spacing w:before="0" w:beforeAutospacing="0" w:after="0" w:afterAutospacing="0" w:line="360" w:lineRule="auto"/>
        <w:ind w:right="0" w:rightChars="0" w:firstLine="0"/>
        <w:jc w:val="both"/>
        <w:outlineLvl w:val="9"/>
        <w:rPr>
          <w:rFonts w:hint="default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highlight w:val="none"/>
          <w:lang w:val="en-US" w:eastAsia="zh-CN" w:bidi="ar-SA"/>
        </w:rPr>
        <w:t>（与生产现状保持一致）管户客户经理在crm系统查看待办任务并进行强化尽调信息的填写，填写完成后提交客户主管进行审核通过后完成尽职调查。强化尽调界面包括柜面推送的人工核实信息（直接展示相关信息）及待强化尽调内容（待客户经理填写）。</w:t>
      </w:r>
    </w:p>
    <w:p w14:paraId="17EB0D12">
      <w:pPr>
        <w:pStyle w:val="3"/>
        <w:bidi w:val="0"/>
      </w:pPr>
      <w:r>
        <w:rPr>
          <w:rFonts w:hint="eastAsia"/>
        </w:rPr>
        <w:t>交易机构（必填）</w:t>
      </w:r>
    </w:p>
    <w:p w14:paraId="67B8B588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营业网点。</w:t>
      </w:r>
    </w:p>
    <w:p w14:paraId="3327D391">
      <w:pPr>
        <w:pStyle w:val="3"/>
        <w:bidi w:val="0"/>
      </w:pPr>
      <w:r>
        <w:rPr>
          <w:rFonts w:hint="eastAsia"/>
        </w:rPr>
        <w:t>角色及操作权限（必填）</w:t>
      </w:r>
    </w:p>
    <w:p w14:paraId="49EF3324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柜员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、客户经理、客户主管</w:t>
      </w:r>
    </w:p>
    <w:p w14:paraId="6CA5C05A">
      <w:pPr>
        <w:pStyle w:val="3"/>
        <w:bidi w:val="0"/>
      </w:pPr>
      <w:r>
        <w:rPr>
          <w:rFonts w:hint="eastAsia"/>
        </w:rPr>
        <w:t>操作步骤（必填）</w:t>
      </w:r>
    </w:p>
    <w:p w14:paraId="45DA4B1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同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业务</w:t>
      </w:r>
      <w:r>
        <w:rPr>
          <w:rFonts w:hint="eastAsia" w:ascii="宋体" w:hAnsi="宋体" w:cs="Times New Roman"/>
          <w:kern w:val="2"/>
          <w:sz w:val="24"/>
          <w:szCs w:val="24"/>
          <w:lang w:val="en-US" w:eastAsia="zh-CN" w:bidi="ar-SA"/>
        </w:rPr>
        <w:t>流程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。</w:t>
      </w:r>
    </w:p>
    <w:p w14:paraId="1E2FDA3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  <w:r>
        <w:rPr>
          <w:rFonts w:hint="eastAsia"/>
        </w:rPr>
        <w:t>信息（必填）</w:t>
      </w:r>
    </w:p>
    <w:p w14:paraId="52AE6BC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详见业务流程。</w:t>
      </w:r>
    </w:p>
    <w:p w14:paraId="5BFAE75A">
      <w:pPr>
        <w:pStyle w:val="3"/>
        <w:bidi w:val="0"/>
      </w:pPr>
      <w:r>
        <w:rPr>
          <w:rFonts w:hint="eastAsia"/>
        </w:rPr>
        <w:t>输出信息（必填）</w:t>
      </w:r>
    </w:p>
    <w:p w14:paraId="7804626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详见业务流程。</w:t>
      </w:r>
    </w:p>
    <w:p w14:paraId="3D04546C">
      <w:pPr>
        <w:pStyle w:val="3"/>
        <w:bidi w:val="0"/>
      </w:pPr>
      <w:r>
        <w:rPr>
          <w:rFonts w:hint="eastAsia"/>
        </w:rPr>
        <w:t>异常处理（必填）</w:t>
      </w:r>
    </w:p>
    <w:p w14:paraId="70C3FB10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无。</w:t>
      </w:r>
    </w:p>
    <w:p w14:paraId="55C2788E">
      <w:pPr>
        <w:pStyle w:val="3"/>
        <w:bidi w:val="0"/>
      </w:pPr>
      <w:r>
        <w:rPr>
          <w:rFonts w:hint="eastAsia"/>
        </w:rPr>
        <w:t>界面原型（选填）</w:t>
      </w:r>
    </w:p>
    <w:p w14:paraId="0B0D0CD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无。</w:t>
      </w:r>
    </w:p>
    <w:p w14:paraId="0A1686E7">
      <w:pPr>
        <w:pStyle w:val="3"/>
        <w:bidi w:val="0"/>
      </w:pPr>
      <w:r>
        <w:rPr>
          <w:rFonts w:hint="eastAsia"/>
        </w:rPr>
        <w:t>打印功能（选填）</w:t>
      </w:r>
    </w:p>
    <w:p w14:paraId="4965941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无。</w:t>
      </w:r>
    </w:p>
    <w:p w14:paraId="5EC2BB58">
      <w:pPr>
        <w:pStyle w:val="3"/>
        <w:bidi w:val="0"/>
        <w:rPr>
          <w:rFonts w:hint="eastAsia"/>
        </w:rPr>
      </w:pPr>
      <w:r>
        <w:rPr>
          <w:rFonts w:hint="eastAsia"/>
        </w:rPr>
        <w:t>其他说明（选填）</w:t>
      </w:r>
    </w:p>
    <w:p w14:paraId="3F1AB696">
      <w:pP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无。</w:t>
      </w:r>
    </w:p>
    <w:p w14:paraId="6E65CF74">
      <w:pPr>
        <w:ind w:left="0" w:leftChars="0" w:firstLine="0" w:firstLineChars="0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873" w:right="1800" w:bottom="873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ongti SC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8862F8"/>
    <w:multiLevelType w:val="singleLevel"/>
    <w:tmpl w:val="398862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C21D115"/>
    <w:multiLevelType w:val="singleLevel"/>
    <w:tmpl w:val="3C21D115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619BB290"/>
    <w:multiLevelType w:val="multilevel"/>
    <w:tmpl w:val="619BB290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suff w:val="nothing"/>
      <w:lvlText w:val="%1.%2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/>
        <w:i w:val="0"/>
        <w:color w:val="auto"/>
        <w:sz w:val="28"/>
      </w:rPr>
    </w:lvl>
    <w:lvl w:ilvl="2" w:tentative="0">
      <w:start w:val="1"/>
      <w:numFmt w:val="decimal"/>
      <w:suff w:val="nothing"/>
      <w:lvlText w:val="%1.%2.%3"/>
      <w:lvlJc w:val="left"/>
      <w:pPr>
        <w:tabs>
          <w:tab w:val="left" w:pos="0"/>
        </w:tabs>
        <w:ind w:left="700" w:firstLine="0"/>
      </w:pPr>
      <w:rPr>
        <w:rFonts w:hint="default" w:ascii="宋体" w:hAnsi="宋体" w:eastAsia="宋体" w:cs="宋体"/>
        <w:b/>
        <w:i w:val="0"/>
        <w:sz w:val="24"/>
      </w:rPr>
    </w:lvl>
    <w:lvl w:ilvl="3" w:tentative="0">
      <w:start w:val="1"/>
      <w:numFmt w:val="decimal"/>
      <w:suff w:val="nothing"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b/>
        <w:i w:val="0"/>
        <w:sz w:val="24"/>
      </w:rPr>
    </w:lvl>
    <w:lvl w:ilvl="4" w:tentative="0">
      <w:start w:val="1"/>
      <w:numFmt w:val="decimal"/>
      <w:suff w:val="nothing"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b/>
        <w:i w:val="0"/>
        <w:sz w:val="24"/>
      </w:rPr>
    </w:lvl>
    <w:lvl w:ilvl="5" w:tentative="0">
      <w:start w:val="1"/>
      <w:numFmt w:val="decimal"/>
      <w:suff w:val="nothing"/>
      <w:lvlText w:val="%1.%2.%3.%4.%5.%6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sz w:val="24"/>
      </w:rPr>
    </w:lvl>
    <w:lvl w:ilvl="6" w:tentative="0">
      <w:start w:val="1"/>
      <w:numFmt w:val="decimal"/>
      <w:suff w:val="nothing"/>
      <w:lvlText w:val="%1.%2.%3.%4.%5.%6.%7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b/>
        <w:i w:val="0"/>
        <w:sz w:val="24"/>
      </w:rPr>
    </w:lvl>
    <w:lvl w:ilvl="7" w:tentative="0">
      <w:start w:val="1"/>
      <w:numFmt w:val="decimal"/>
      <w:suff w:val="nothing"/>
      <w:lvlText w:val="%1.%2.%3.%4.%5.%6.%7.%8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b/>
        <w:i w:val="0"/>
        <w:sz w:val="24"/>
      </w:rPr>
    </w:lvl>
    <w:lvl w:ilvl="8" w:tentative="0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3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D &amp; E">
    <w15:presenceInfo w15:providerId="WPS Office" w15:userId="3236019594"/>
  </w15:person>
  <w15:person w15:author="业务前端平台-孙帼蔚">
    <w15:presenceInfo w15:providerId="WPS Office" w15:userId="31636598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yZWQyYTNmYzZkYzk3MjBmYWEwMjFmYzJhYjVkZDkifQ=="/>
  </w:docVars>
  <w:rsids>
    <w:rsidRoot w:val="00172A27"/>
    <w:rsid w:val="00443541"/>
    <w:rsid w:val="004A52D9"/>
    <w:rsid w:val="00627E6B"/>
    <w:rsid w:val="00B56C0A"/>
    <w:rsid w:val="00E15234"/>
    <w:rsid w:val="013730A5"/>
    <w:rsid w:val="01765742"/>
    <w:rsid w:val="01854DF6"/>
    <w:rsid w:val="0194674A"/>
    <w:rsid w:val="02344494"/>
    <w:rsid w:val="02866B93"/>
    <w:rsid w:val="02A604E3"/>
    <w:rsid w:val="02BA21E0"/>
    <w:rsid w:val="0301307E"/>
    <w:rsid w:val="03100052"/>
    <w:rsid w:val="031E7086"/>
    <w:rsid w:val="036A5DAE"/>
    <w:rsid w:val="038B1487"/>
    <w:rsid w:val="03E811F5"/>
    <w:rsid w:val="03F434D0"/>
    <w:rsid w:val="04275653"/>
    <w:rsid w:val="047C599F"/>
    <w:rsid w:val="04854128"/>
    <w:rsid w:val="049A1BA3"/>
    <w:rsid w:val="04D232E0"/>
    <w:rsid w:val="04D72BD5"/>
    <w:rsid w:val="050464C8"/>
    <w:rsid w:val="05074051"/>
    <w:rsid w:val="057F7561"/>
    <w:rsid w:val="05826023"/>
    <w:rsid w:val="05E26D3E"/>
    <w:rsid w:val="06C278B5"/>
    <w:rsid w:val="06D67825"/>
    <w:rsid w:val="06F276E1"/>
    <w:rsid w:val="07D920C4"/>
    <w:rsid w:val="08022BF8"/>
    <w:rsid w:val="08037455"/>
    <w:rsid w:val="08637ADD"/>
    <w:rsid w:val="08793F74"/>
    <w:rsid w:val="087B2E02"/>
    <w:rsid w:val="08836BD0"/>
    <w:rsid w:val="08922507"/>
    <w:rsid w:val="08DC4C5E"/>
    <w:rsid w:val="09506EFC"/>
    <w:rsid w:val="09741A12"/>
    <w:rsid w:val="09896468"/>
    <w:rsid w:val="09D40CD5"/>
    <w:rsid w:val="0A550D25"/>
    <w:rsid w:val="0A786C09"/>
    <w:rsid w:val="0AFB1855"/>
    <w:rsid w:val="0B5922F9"/>
    <w:rsid w:val="0B9731DE"/>
    <w:rsid w:val="0BAB500E"/>
    <w:rsid w:val="0BB860B1"/>
    <w:rsid w:val="0BCB5318"/>
    <w:rsid w:val="0C0544CC"/>
    <w:rsid w:val="0C760306"/>
    <w:rsid w:val="0C8F1FE8"/>
    <w:rsid w:val="0CDA6008"/>
    <w:rsid w:val="0CF602B9"/>
    <w:rsid w:val="0D291EC0"/>
    <w:rsid w:val="0D3C216F"/>
    <w:rsid w:val="0D4851DB"/>
    <w:rsid w:val="0D49488C"/>
    <w:rsid w:val="0D661C0C"/>
    <w:rsid w:val="0DE36F03"/>
    <w:rsid w:val="0E2826F4"/>
    <w:rsid w:val="0E286250"/>
    <w:rsid w:val="0E8D69FB"/>
    <w:rsid w:val="0EA224A6"/>
    <w:rsid w:val="0F127E7B"/>
    <w:rsid w:val="0F1A10A5"/>
    <w:rsid w:val="0F25418A"/>
    <w:rsid w:val="0F2F69AD"/>
    <w:rsid w:val="0F8769A9"/>
    <w:rsid w:val="0FA7589A"/>
    <w:rsid w:val="0FD807CA"/>
    <w:rsid w:val="0FDC101C"/>
    <w:rsid w:val="0FFE4719"/>
    <w:rsid w:val="100B7BD7"/>
    <w:rsid w:val="106219E7"/>
    <w:rsid w:val="1065378B"/>
    <w:rsid w:val="106C1CEB"/>
    <w:rsid w:val="108160EB"/>
    <w:rsid w:val="108E6B64"/>
    <w:rsid w:val="10957172"/>
    <w:rsid w:val="10E600F4"/>
    <w:rsid w:val="10EE763D"/>
    <w:rsid w:val="10F42D61"/>
    <w:rsid w:val="11785740"/>
    <w:rsid w:val="11A958FA"/>
    <w:rsid w:val="11AB1672"/>
    <w:rsid w:val="11F03528"/>
    <w:rsid w:val="125C31EB"/>
    <w:rsid w:val="12706417"/>
    <w:rsid w:val="12850115"/>
    <w:rsid w:val="12DD4B05"/>
    <w:rsid w:val="12E0534B"/>
    <w:rsid w:val="12ED5CBA"/>
    <w:rsid w:val="12F9640D"/>
    <w:rsid w:val="13D221E3"/>
    <w:rsid w:val="13D80718"/>
    <w:rsid w:val="13FB7B3E"/>
    <w:rsid w:val="141B217E"/>
    <w:rsid w:val="14537D9F"/>
    <w:rsid w:val="15A308B2"/>
    <w:rsid w:val="15E92769"/>
    <w:rsid w:val="161F04FA"/>
    <w:rsid w:val="163360DA"/>
    <w:rsid w:val="16810BF3"/>
    <w:rsid w:val="16BC4406"/>
    <w:rsid w:val="16BF34C9"/>
    <w:rsid w:val="17CC3D15"/>
    <w:rsid w:val="17D874D6"/>
    <w:rsid w:val="17F4498A"/>
    <w:rsid w:val="181F673E"/>
    <w:rsid w:val="18243F2C"/>
    <w:rsid w:val="18431C19"/>
    <w:rsid w:val="18544FDE"/>
    <w:rsid w:val="18594B52"/>
    <w:rsid w:val="189C1D14"/>
    <w:rsid w:val="18FF22A3"/>
    <w:rsid w:val="19067AD5"/>
    <w:rsid w:val="192F6BB4"/>
    <w:rsid w:val="19600F94"/>
    <w:rsid w:val="197467ED"/>
    <w:rsid w:val="198B18D0"/>
    <w:rsid w:val="19A76BC3"/>
    <w:rsid w:val="19FE7678"/>
    <w:rsid w:val="1A2B120E"/>
    <w:rsid w:val="1A4E5290"/>
    <w:rsid w:val="1A8707A2"/>
    <w:rsid w:val="1A9A6CFE"/>
    <w:rsid w:val="1AC81A2A"/>
    <w:rsid w:val="1ADF05DE"/>
    <w:rsid w:val="1AF33DA4"/>
    <w:rsid w:val="1B1307DE"/>
    <w:rsid w:val="1B1901E6"/>
    <w:rsid w:val="1B721452"/>
    <w:rsid w:val="1B854CE1"/>
    <w:rsid w:val="1BBB7DD1"/>
    <w:rsid w:val="1BF43C15"/>
    <w:rsid w:val="1CDF78F8"/>
    <w:rsid w:val="1CE25327"/>
    <w:rsid w:val="1D05776F"/>
    <w:rsid w:val="1D282AA3"/>
    <w:rsid w:val="1D5C5F16"/>
    <w:rsid w:val="1D666D95"/>
    <w:rsid w:val="1DBD3AC3"/>
    <w:rsid w:val="1DD31296"/>
    <w:rsid w:val="1DD95214"/>
    <w:rsid w:val="1DE06B47"/>
    <w:rsid w:val="1DE760D1"/>
    <w:rsid w:val="1DED6B6E"/>
    <w:rsid w:val="1E94348E"/>
    <w:rsid w:val="1EC82BD1"/>
    <w:rsid w:val="1EC97223"/>
    <w:rsid w:val="1ECF44C6"/>
    <w:rsid w:val="1ED3045A"/>
    <w:rsid w:val="1F225814"/>
    <w:rsid w:val="1F525822"/>
    <w:rsid w:val="1F6F0182"/>
    <w:rsid w:val="1F8A4BD2"/>
    <w:rsid w:val="1FDC48FF"/>
    <w:rsid w:val="1FE16BA6"/>
    <w:rsid w:val="200B237E"/>
    <w:rsid w:val="20196340"/>
    <w:rsid w:val="205E5473"/>
    <w:rsid w:val="206142CA"/>
    <w:rsid w:val="2063109E"/>
    <w:rsid w:val="208337BA"/>
    <w:rsid w:val="20BD6CCC"/>
    <w:rsid w:val="20CA13E8"/>
    <w:rsid w:val="217A2E0F"/>
    <w:rsid w:val="21815AE7"/>
    <w:rsid w:val="218F4223"/>
    <w:rsid w:val="21A62C0E"/>
    <w:rsid w:val="21A954A2"/>
    <w:rsid w:val="22266AF2"/>
    <w:rsid w:val="225C27A2"/>
    <w:rsid w:val="2265586D"/>
    <w:rsid w:val="22CC4508"/>
    <w:rsid w:val="22D7402A"/>
    <w:rsid w:val="22D87DED"/>
    <w:rsid w:val="233F1C1A"/>
    <w:rsid w:val="236E69A3"/>
    <w:rsid w:val="244D0366"/>
    <w:rsid w:val="245105B6"/>
    <w:rsid w:val="24575689"/>
    <w:rsid w:val="248949DC"/>
    <w:rsid w:val="24F070AE"/>
    <w:rsid w:val="24F133E8"/>
    <w:rsid w:val="25192740"/>
    <w:rsid w:val="25325AE1"/>
    <w:rsid w:val="258D2382"/>
    <w:rsid w:val="260333D3"/>
    <w:rsid w:val="262306F1"/>
    <w:rsid w:val="267442D0"/>
    <w:rsid w:val="26A60202"/>
    <w:rsid w:val="26BB5A5B"/>
    <w:rsid w:val="26DB02DD"/>
    <w:rsid w:val="26F67634"/>
    <w:rsid w:val="26FF1804"/>
    <w:rsid w:val="276B56D3"/>
    <w:rsid w:val="27934A90"/>
    <w:rsid w:val="27F6280D"/>
    <w:rsid w:val="28575C58"/>
    <w:rsid w:val="285E3228"/>
    <w:rsid w:val="28A12B3E"/>
    <w:rsid w:val="28CA3BDE"/>
    <w:rsid w:val="28F25980"/>
    <w:rsid w:val="29003BF9"/>
    <w:rsid w:val="29050366"/>
    <w:rsid w:val="290A4A78"/>
    <w:rsid w:val="298F31CF"/>
    <w:rsid w:val="29C70BBB"/>
    <w:rsid w:val="29D530A8"/>
    <w:rsid w:val="29F179E6"/>
    <w:rsid w:val="2A25484A"/>
    <w:rsid w:val="2A32072A"/>
    <w:rsid w:val="2A48273F"/>
    <w:rsid w:val="2A7228D5"/>
    <w:rsid w:val="2AA66A22"/>
    <w:rsid w:val="2AB72421"/>
    <w:rsid w:val="2AC92840"/>
    <w:rsid w:val="2ACF01ED"/>
    <w:rsid w:val="2ADB491E"/>
    <w:rsid w:val="2AF45E84"/>
    <w:rsid w:val="2B577D1D"/>
    <w:rsid w:val="2B5B2290"/>
    <w:rsid w:val="2BFF463C"/>
    <w:rsid w:val="2C2A4AA2"/>
    <w:rsid w:val="2C4615AF"/>
    <w:rsid w:val="2C6D5A4A"/>
    <w:rsid w:val="2CAD5E46"/>
    <w:rsid w:val="2CBD0053"/>
    <w:rsid w:val="2CC34D53"/>
    <w:rsid w:val="2CC567B5"/>
    <w:rsid w:val="2D017BF6"/>
    <w:rsid w:val="2D252243"/>
    <w:rsid w:val="2D5B64F2"/>
    <w:rsid w:val="2D7626DC"/>
    <w:rsid w:val="2E0777D8"/>
    <w:rsid w:val="2E1438BF"/>
    <w:rsid w:val="2E8A12B2"/>
    <w:rsid w:val="2EAD180F"/>
    <w:rsid w:val="2EDB484F"/>
    <w:rsid w:val="2F106B60"/>
    <w:rsid w:val="2F654E86"/>
    <w:rsid w:val="2FCC7C93"/>
    <w:rsid w:val="2FE51D9B"/>
    <w:rsid w:val="2FF30490"/>
    <w:rsid w:val="3002294D"/>
    <w:rsid w:val="302A266C"/>
    <w:rsid w:val="30744ECD"/>
    <w:rsid w:val="308E41E1"/>
    <w:rsid w:val="3094125A"/>
    <w:rsid w:val="30C16364"/>
    <w:rsid w:val="30D13FE6"/>
    <w:rsid w:val="31374878"/>
    <w:rsid w:val="31531BA1"/>
    <w:rsid w:val="31833619"/>
    <w:rsid w:val="31853320"/>
    <w:rsid w:val="321E77E6"/>
    <w:rsid w:val="32496611"/>
    <w:rsid w:val="32AA2E28"/>
    <w:rsid w:val="32DC56D7"/>
    <w:rsid w:val="330D2415"/>
    <w:rsid w:val="33143146"/>
    <w:rsid w:val="33984010"/>
    <w:rsid w:val="33C341A1"/>
    <w:rsid w:val="33D91C17"/>
    <w:rsid w:val="343C565F"/>
    <w:rsid w:val="34567B88"/>
    <w:rsid w:val="34BF402E"/>
    <w:rsid w:val="34FB5BBD"/>
    <w:rsid w:val="3508177D"/>
    <w:rsid w:val="350D601C"/>
    <w:rsid w:val="35457A02"/>
    <w:rsid w:val="35780ABF"/>
    <w:rsid w:val="363E7E94"/>
    <w:rsid w:val="366F6862"/>
    <w:rsid w:val="36AB6D30"/>
    <w:rsid w:val="36E86788"/>
    <w:rsid w:val="36FC6348"/>
    <w:rsid w:val="372404E4"/>
    <w:rsid w:val="37331E62"/>
    <w:rsid w:val="37673189"/>
    <w:rsid w:val="3774148D"/>
    <w:rsid w:val="382D42DF"/>
    <w:rsid w:val="383132FA"/>
    <w:rsid w:val="383218F5"/>
    <w:rsid w:val="386677F1"/>
    <w:rsid w:val="389205E6"/>
    <w:rsid w:val="38926838"/>
    <w:rsid w:val="389D2C73"/>
    <w:rsid w:val="38DF4475"/>
    <w:rsid w:val="3904502B"/>
    <w:rsid w:val="39253208"/>
    <w:rsid w:val="39296BE2"/>
    <w:rsid w:val="3A000271"/>
    <w:rsid w:val="3A086DB2"/>
    <w:rsid w:val="3A26548A"/>
    <w:rsid w:val="3B8662D5"/>
    <w:rsid w:val="3B9178A3"/>
    <w:rsid w:val="3B975163"/>
    <w:rsid w:val="3BB24EB4"/>
    <w:rsid w:val="3BD056AD"/>
    <w:rsid w:val="3BD827B4"/>
    <w:rsid w:val="3C1001A0"/>
    <w:rsid w:val="3C6763D5"/>
    <w:rsid w:val="3C6F136A"/>
    <w:rsid w:val="3C940DD1"/>
    <w:rsid w:val="3CBB0099"/>
    <w:rsid w:val="3CFD1C90"/>
    <w:rsid w:val="3D3307EB"/>
    <w:rsid w:val="3D577053"/>
    <w:rsid w:val="3DBC05DF"/>
    <w:rsid w:val="3DDD2303"/>
    <w:rsid w:val="3DEE2762"/>
    <w:rsid w:val="3E1852D3"/>
    <w:rsid w:val="3E30395C"/>
    <w:rsid w:val="3E597E24"/>
    <w:rsid w:val="3E6075EB"/>
    <w:rsid w:val="3E630A5B"/>
    <w:rsid w:val="3E6E3B2F"/>
    <w:rsid w:val="3F43263A"/>
    <w:rsid w:val="3FD05A12"/>
    <w:rsid w:val="3FE13435"/>
    <w:rsid w:val="40062AC6"/>
    <w:rsid w:val="40095F44"/>
    <w:rsid w:val="402406BD"/>
    <w:rsid w:val="40B03CFF"/>
    <w:rsid w:val="40CF23D7"/>
    <w:rsid w:val="40D76F23"/>
    <w:rsid w:val="41092EA9"/>
    <w:rsid w:val="411918A4"/>
    <w:rsid w:val="41401527"/>
    <w:rsid w:val="415E375B"/>
    <w:rsid w:val="41AD4920"/>
    <w:rsid w:val="41C8083D"/>
    <w:rsid w:val="42072045"/>
    <w:rsid w:val="421B5D09"/>
    <w:rsid w:val="426B4382"/>
    <w:rsid w:val="42B802EF"/>
    <w:rsid w:val="42E14644"/>
    <w:rsid w:val="42E47C90"/>
    <w:rsid w:val="42F205FF"/>
    <w:rsid w:val="42FE6FA4"/>
    <w:rsid w:val="43086074"/>
    <w:rsid w:val="43266B18"/>
    <w:rsid w:val="43525542"/>
    <w:rsid w:val="43FB0D44"/>
    <w:rsid w:val="440525B4"/>
    <w:rsid w:val="44070B4D"/>
    <w:rsid w:val="445136F6"/>
    <w:rsid w:val="44A973E3"/>
    <w:rsid w:val="44DA57EF"/>
    <w:rsid w:val="44E42A56"/>
    <w:rsid w:val="45116CEE"/>
    <w:rsid w:val="452758AE"/>
    <w:rsid w:val="45706189"/>
    <w:rsid w:val="45756679"/>
    <w:rsid w:val="45757E7D"/>
    <w:rsid w:val="45B27E22"/>
    <w:rsid w:val="45B63B66"/>
    <w:rsid w:val="462531DE"/>
    <w:rsid w:val="464F5D68"/>
    <w:rsid w:val="47526C95"/>
    <w:rsid w:val="475F5ADF"/>
    <w:rsid w:val="4782390C"/>
    <w:rsid w:val="47A92EBF"/>
    <w:rsid w:val="47B35E2A"/>
    <w:rsid w:val="47E7566A"/>
    <w:rsid w:val="48A35676"/>
    <w:rsid w:val="48A613F8"/>
    <w:rsid w:val="49027853"/>
    <w:rsid w:val="491A08B0"/>
    <w:rsid w:val="49995C6B"/>
    <w:rsid w:val="4A1428BB"/>
    <w:rsid w:val="4A2C2648"/>
    <w:rsid w:val="4AF96357"/>
    <w:rsid w:val="4B1A1CDE"/>
    <w:rsid w:val="4B5A31E5"/>
    <w:rsid w:val="4B977F95"/>
    <w:rsid w:val="4B9B6E80"/>
    <w:rsid w:val="4BB40B47"/>
    <w:rsid w:val="4C435523"/>
    <w:rsid w:val="4C4F1FEA"/>
    <w:rsid w:val="4C59349D"/>
    <w:rsid w:val="4C9B139E"/>
    <w:rsid w:val="4CCF19B1"/>
    <w:rsid w:val="4CE72CE4"/>
    <w:rsid w:val="4D477799"/>
    <w:rsid w:val="4D816479"/>
    <w:rsid w:val="4D862070"/>
    <w:rsid w:val="4D9D560B"/>
    <w:rsid w:val="4DBE1AEC"/>
    <w:rsid w:val="4E0A545A"/>
    <w:rsid w:val="4E5B34FC"/>
    <w:rsid w:val="4EB84228"/>
    <w:rsid w:val="4F0E4089"/>
    <w:rsid w:val="4F2D2F1E"/>
    <w:rsid w:val="4F3B70E4"/>
    <w:rsid w:val="4FA15887"/>
    <w:rsid w:val="4FAD7157"/>
    <w:rsid w:val="4FB6198B"/>
    <w:rsid w:val="4FBF4051"/>
    <w:rsid w:val="4FC011C7"/>
    <w:rsid w:val="4FE7419F"/>
    <w:rsid w:val="500837FB"/>
    <w:rsid w:val="50630138"/>
    <w:rsid w:val="50947199"/>
    <w:rsid w:val="50A62A29"/>
    <w:rsid w:val="50C745C4"/>
    <w:rsid w:val="513C3318"/>
    <w:rsid w:val="51493AE0"/>
    <w:rsid w:val="51654692"/>
    <w:rsid w:val="516D7E05"/>
    <w:rsid w:val="51A4340C"/>
    <w:rsid w:val="51AC0513"/>
    <w:rsid w:val="51BC69A8"/>
    <w:rsid w:val="51EB6F69"/>
    <w:rsid w:val="51F71789"/>
    <w:rsid w:val="52161E8F"/>
    <w:rsid w:val="522D0C06"/>
    <w:rsid w:val="525941F7"/>
    <w:rsid w:val="52604D13"/>
    <w:rsid w:val="526547DC"/>
    <w:rsid w:val="526750F2"/>
    <w:rsid w:val="52880638"/>
    <w:rsid w:val="52E141EC"/>
    <w:rsid w:val="530214B0"/>
    <w:rsid w:val="530E4FA4"/>
    <w:rsid w:val="531A16BD"/>
    <w:rsid w:val="53312A7E"/>
    <w:rsid w:val="533E64AE"/>
    <w:rsid w:val="535442D8"/>
    <w:rsid w:val="538434F5"/>
    <w:rsid w:val="53AD2181"/>
    <w:rsid w:val="53B10062"/>
    <w:rsid w:val="53B316E5"/>
    <w:rsid w:val="542F48BC"/>
    <w:rsid w:val="543E53EF"/>
    <w:rsid w:val="54D23DEC"/>
    <w:rsid w:val="54E0475B"/>
    <w:rsid w:val="55081F04"/>
    <w:rsid w:val="553C1966"/>
    <w:rsid w:val="55C212FC"/>
    <w:rsid w:val="55CA2C9F"/>
    <w:rsid w:val="56694BB9"/>
    <w:rsid w:val="567A298E"/>
    <w:rsid w:val="56A8574D"/>
    <w:rsid w:val="572823EA"/>
    <w:rsid w:val="577B0833"/>
    <w:rsid w:val="57BB500C"/>
    <w:rsid w:val="57E95E6D"/>
    <w:rsid w:val="58003366"/>
    <w:rsid w:val="582D03D7"/>
    <w:rsid w:val="5842513C"/>
    <w:rsid w:val="588965F9"/>
    <w:rsid w:val="58ED5699"/>
    <w:rsid w:val="59027414"/>
    <w:rsid w:val="59154BEF"/>
    <w:rsid w:val="59A45C84"/>
    <w:rsid w:val="59B82F14"/>
    <w:rsid w:val="5A484022"/>
    <w:rsid w:val="5A5737CB"/>
    <w:rsid w:val="5A5B6ECE"/>
    <w:rsid w:val="5A7D2A4C"/>
    <w:rsid w:val="5A9F0C15"/>
    <w:rsid w:val="5AB01776"/>
    <w:rsid w:val="5ACE5056"/>
    <w:rsid w:val="5AD36B10"/>
    <w:rsid w:val="5AD85ED5"/>
    <w:rsid w:val="5B042A25"/>
    <w:rsid w:val="5B107C9C"/>
    <w:rsid w:val="5B194F45"/>
    <w:rsid w:val="5B24111A"/>
    <w:rsid w:val="5BD42FED"/>
    <w:rsid w:val="5C0D7A1F"/>
    <w:rsid w:val="5CC2690B"/>
    <w:rsid w:val="5D364BD1"/>
    <w:rsid w:val="5D4D2A33"/>
    <w:rsid w:val="5D717BF0"/>
    <w:rsid w:val="5E2733FB"/>
    <w:rsid w:val="5E533B38"/>
    <w:rsid w:val="5E5D6949"/>
    <w:rsid w:val="5E646C19"/>
    <w:rsid w:val="5E6721EE"/>
    <w:rsid w:val="5EB95A4A"/>
    <w:rsid w:val="5FA14584"/>
    <w:rsid w:val="5FA647F3"/>
    <w:rsid w:val="5FBA15E5"/>
    <w:rsid w:val="601B6F8F"/>
    <w:rsid w:val="60795A64"/>
    <w:rsid w:val="60797902"/>
    <w:rsid w:val="60806DF2"/>
    <w:rsid w:val="60C17DDE"/>
    <w:rsid w:val="60FD5937"/>
    <w:rsid w:val="61A94127"/>
    <w:rsid w:val="61D060EF"/>
    <w:rsid w:val="61FF530B"/>
    <w:rsid w:val="62214605"/>
    <w:rsid w:val="62314848"/>
    <w:rsid w:val="62575972"/>
    <w:rsid w:val="630933A6"/>
    <w:rsid w:val="63563237"/>
    <w:rsid w:val="636D5D54"/>
    <w:rsid w:val="63E15DFA"/>
    <w:rsid w:val="64002891"/>
    <w:rsid w:val="64815730"/>
    <w:rsid w:val="648F1810"/>
    <w:rsid w:val="649A4291"/>
    <w:rsid w:val="65401246"/>
    <w:rsid w:val="65516FAF"/>
    <w:rsid w:val="65705687"/>
    <w:rsid w:val="65AE2237"/>
    <w:rsid w:val="663C30D4"/>
    <w:rsid w:val="66925AD1"/>
    <w:rsid w:val="66BE2532"/>
    <w:rsid w:val="672229B1"/>
    <w:rsid w:val="672506F4"/>
    <w:rsid w:val="672B7B5F"/>
    <w:rsid w:val="675E3A62"/>
    <w:rsid w:val="676A191F"/>
    <w:rsid w:val="679B2764"/>
    <w:rsid w:val="67CF623D"/>
    <w:rsid w:val="67DB0DB2"/>
    <w:rsid w:val="68405295"/>
    <w:rsid w:val="68B00491"/>
    <w:rsid w:val="68D02BEC"/>
    <w:rsid w:val="69124CA8"/>
    <w:rsid w:val="691E364C"/>
    <w:rsid w:val="69280027"/>
    <w:rsid w:val="69782D5D"/>
    <w:rsid w:val="69B813AB"/>
    <w:rsid w:val="6A225E6B"/>
    <w:rsid w:val="6A367544"/>
    <w:rsid w:val="6A7634B3"/>
    <w:rsid w:val="6AA57A04"/>
    <w:rsid w:val="6ABA7508"/>
    <w:rsid w:val="6AD06BC8"/>
    <w:rsid w:val="6B164B09"/>
    <w:rsid w:val="6B1765A5"/>
    <w:rsid w:val="6B837CD0"/>
    <w:rsid w:val="6BA7650F"/>
    <w:rsid w:val="6BC270B6"/>
    <w:rsid w:val="6BC303BA"/>
    <w:rsid w:val="6C1032CD"/>
    <w:rsid w:val="6C1D408F"/>
    <w:rsid w:val="6C9D0D2C"/>
    <w:rsid w:val="6CBB2B5C"/>
    <w:rsid w:val="6CE31748"/>
    <w:rsid w:val="6CE46FB6"/>
    <w:rsid w:val="6D1E00BF"/>
    <w:rsid w:val="6D3072D6"/>
    <w:rsid w:val="6D602485"/>
    <w:rsid w:val="6D72656F"/>
    <w:rsid w:val="6DAE06BE"/>
    <w:rsid w:val="6DFF3A4C"/>
    <w:rsid w:val="6E161F93"/>
    <w:rsid w:val="6E217E67"/>
    <w:rsid w:val="6E241705"/>
    <w:rsid w:val="6EBF31DC"/>
    <w:rsid w:val="6EBF4F8A"/>
    <w:rsid w:val="6EEC6688"/>
    <w:rsid w:val="6F0230C8"/>
    <w:rsid w:val="6F2A1E3D"/>
    <w:rsid w:val="6F415C54"/>
    <w:rsid w:val="6F7C10CD"/>
    <w:rsid w:val="6F8D57BA"/>
    <w:rsid w:val="6FE12B0E"/>
    <w:rsid w:val="701C7786"/>
    <w:rsid w:val="702C664F"/>
    <w:rsid w:val="703B4881"/>
    <w:rsid w:val="70B76860"/>
    <w:rsid w:val="70EB650A"/>
    <w:rsid w:val="710C0915"/>
    <w:rsid w:val="710E0ED1"/>
    <w:rsid w:val="71490A6F"/>
    <w:rsid w:val="715E6CDC"/>
    <w:rsid w:val="71831AD4"/>
    <w:rsid w:val="718F6E95"/>
    <w:rsid w:val="71B66B18"/>
    <w:rsid w:val="71CD3E62"/>
    <w:rsid w:val="71D74E3C"/>
    <w:rsid w:val="71DB5774"/>
    <w:rsid w:val="72163A9B"/>
    <w:rsid w:val="722174DC"/>
    <w:rsid w:val="72785884"/>
    <w:rsid w:val="729572A8"/>
    <w:rsid w:val="72D54D7C"/>
    <w:rsid w:val="73104006"/>
    <w:rsid w:val="732E03D3"/>
    <w:rsid w:val="735D0D8C"/>
    <w:rsid w:val="73D531FC"/>
    <w:rsid w:val="73E2094C"/>
    <w:rsid w:val="74016F59"/>
    <w:rsid w:val="7428542E"/>
    <w:rsid w:val="74290100"/>
    <w:rsid w:val="74694E93"/>
    <w:rsid w:val="749E2EC9"/>
    <w:rsid w:val="75096F5F"/>
    <w:rsid w:val="751F6782"/>
    <w:rsid w:val="75330480"/>
    <w:rsid w:val="75B22159"/>
    <w:rsid w:val="75CF3A23"/>
    <w:rsid w:val="75E8424B"/>
    <w:rsid w:val="75ED4AD2"/>
    <w:rsid w:val="75F9675E"/>
    <w:rsid w:val="760D2A7F"/>
    <w:rsid w:val="76600BFB"/>
    <w:rsid w:val="767B3E8C"/>
    <w:rsid w:val="76C6463F"/>
    <w:rsid w:val="76E45216"/>
    <w:rsid w:val="77381D7D"/>
    <w:rsid w:val="77672662"/>
    <w:rsid w:val="778E75E5"/>
    <w:rsid w:val="77FC2DAB"/>
    <w:rsid w:val="78CD4747"/>
    <w:rsid w:val="79296415"/>
    <w:rsid w:val="79314D2C"/>
    <w:rsid w:val="79B538B6"/>
    <w:rsid w:val="79C1605A"/>
    <w:rsid w:val="7A125555"/>
    <w:rsid w:val="7A293BFF"/>
    <w:rsid w:val="7A8014A6"/>
    <w:rsid w:val="7B0B42B5"/>
    <w:rsid w:val="7B8735D8"/>
    <w:rsid w:val="7BCA3287"/>
    <w:rsid w:val="7BE424D4"/>
    <w:rsid w:val="7C8021FC"/>
    <w:rsid w:val="7C8E41ED"/>
    <w:rsid w:val="7D1A47EE"/>
    <w:rsid w:val="7D29723F"/>
    <w:rsid w:val="7D7E19E3"/>
    <w:rsid w:val="7DB008BF"/>
    <w:rsid w:val="7DEE020A"/>
    <w:rsid w:val="7F0B3E0E"/>
    <w:rsid w:val="7F4A08A0"/>
    <w:rsid w:val="7FA13479"/>
    <w:rsid w:val="7FB8748A"/>
    <w:rsid w:val="7FE4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4"/>
    <w:next w:val="1"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before="360" w:after="360" w:line="360" w:lineRule="auto"/>
      <w:outlineLvl w:val="1"/>
    </w:pPr>
    <w:rPr>
      <w:rFonts w:ascii="Calibri" w:eastAsia="Songti SC"/>
      <w:bCs/>
      <w:sz w:val="28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"/>
    <w:basedOn w:val="1"/>
    <w:qFormat/>
    <w:uiPriority w:val="0"/>
    <w:pPr>
      <w:ind w:firstLine="0" w:firstLineChars="0"/>
    </w:pPr>
    <w:rPr>
      <w:rFonts w:ascii="仿宋_GB2312" w:eastAsia="仿宋_GB2312"/>
      <w:b/>
      <w:sz w:val="32"/>
      <w:szCs w:val="32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1"/>
    <w:qFormat/>
    <w:uiPriority w:val="0"/>
    <w:pPr>
      <w:spacing w:line="360" w:lineRule="auto"/>
    </w:pPr>
    <w:rPr>
      <w:rFonts w:ascii="宋体" w:hAnsi="宋体"/>
      <w:sz w:val="24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index 61"/>
    <w:next w:val="1"/>
    <w:qFormat/>
    <w:uiPriority w:val="0"/>
    <w:pPr>
      <w:ind w:left="1000" w:leftChars="10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3">
    <w:name w:val="Body Text First Indent 21"/>
    <w:basedOn w:val="14"/>
    <w:next w:val="7"/>
    <w:qFormat/>
    <w:uiPriority w:val="0"/>
    <w:pPr>
      <w:ind w:firstLine="420"/>
    </w:pPr>
  </w:style>
  <w:style w:type="paragraph" w:customStyle="1" w:styleId="14">
    <w:name w:val="Body Text Indent1"/>
    <w:basedOn w:val="1"/>
    <w:next w:val="13"/>
    <w:qFormat/>
    <w:uiPriority w:val="0"/>
    <w:pPr>
      <w:spacing w:after="120" w:line="600" w:lineRule="exact"/>
      <w:ind w:firstLine="720"/>
    </w:pPr>
    <w:rPr>
      <w:rFonts w:ascii="Times New Roman" w:hAnsi="Times New Roman" w:eastAsia="仿宋_GB2312"/>
      <w:sz w:val="30"/>
      <w:szCs w:val="20"/>
    </w:rPr>
  </w:style>
  <w:style w:type="character" w:customStyle="1" w:styleId="15">
    <w:name w:val="样式 17 磅 Char"/>
    <w:basedOn w:val="11"/>
    <w:qFormat/>
    <w:uiPriority w:val="0"/>
    <w:rPr>
      <w:rFonts w:hint="default" w:ascii="Times New Roman" w:hAnsi="Times New Roman" w:eastAsia="宋体" w:cs="Times New Roman"/>
      <w:kern w:val="24"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1946</Words>
  <Characters>1989</Characters>
  <Lines>0</Lines>
  <Paragraphs>0</Paragraphs>
  <TotalTime>23</TotalTime>
  <ScaleCrop>false</ScaleCrop>
  <LinksUpToDate>false</LinksUpToDate>
  <CharactersWithSpaces>1989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2024-05-23T02:14:00Z</dcterms:created>
  <dc:creator>张昳丽</dc:creator>
  <cp:lastModifiedBy>业务前端平台-孙帼蔚</cp:lastModifiedBy>
  <dcterms:modified xsi:type="dcterms:W3CDTF">2025-03-03T03:22:16Z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2685C06970EA48D09E626FA857DF1B5B_13</vt:lpwstr>
  </property>
  <property fmtid="{D5CDD505-2E9C-101B-9397-08002B2CF9AE}" pid="4" name="KSOTemplateDocerSaveRecord">
    <vt:lpwstr>eyJoZGlkIjoiZDBkZDY1NDhiZjBkNmJmYmI5NmJhNDJkNWNkYjdiMzkiLCJ1c2VySWQiOiI0NDgyMDcwMTYifQ==</vt:lpwstr>
  </property>
</Properties>
</file>